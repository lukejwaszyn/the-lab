
<file path=[Content_Types].xml><?xml version="1.0" encoding="utf-8"?>
<Types xmlns="http://schemas.openxmlformats.org/package/2006/content-types">
  <Default Extension="png" ContentType="image/png"/>
  <Override PartName="/word/commentsExtended.xml" ContentType="application/vnd.openxmlformats-officedocument.wordprocessingml.commentsExtended+xml"/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>
      <w:pPr>
        <w:pStyle w:val="Title"/>
      </w:pPr>
      <w:r>
        <w:t>Spike test document</w:t>
      </w:r>
    </w:p>
    <w:sdt>
      <w:sdtPr>
        <w:docPartObj>
          <w:docPartGallery w:val="Table of Contents"/>
          <w:docPartUnique/>
        </w:docPartObj>
      </w:sdtPr>
      <w:sdtContent>
        <w:p w14:paraId="00000002">
          <w:pPr>
            <w:pStyle w:val="TOCHeading"/>
          </w:pPr>
          <w:r>
            <w:t>Table of Contents</w:t>
          </w:r>
        </w:p>
        <w:p>
          <w:r>
            <w:fldChar w:fldCharType="begin"/>
          </w:r>
          <w:r>
            <w:instrText xml:space="preserve">TOC \o "1-3" \h \z \u</w:instrText>
          </w:r>
          <w:r>
            <w:fldChar w:fldCharType="separate"/>
          </w:r>
          <w:r>
            <w:fldChar w:fldCharType="end"/>
          </w:r>
        </w:p>
      </w:sdtContent>
    </w:sdt>
    <w:bookmarkStart w:id="13" w:name="radar-basics"/>
    <w:p w14:paraId="00000003">
      <w:pPr>
        <w:pStyle w:val="Heading1"/>
      </w:pPr>
      <w:r>
        <w:t>Radar basics</w:t>
      </w:r>
    </w:p>
    <w:p w14:paraId="00000004">
      <w:pPr>
        <w:pStyle w:val="FirstParagraph"/>
      </w:pPr>
      <w:r>
        <w:t>The two-way travel time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  <m:r>
          <m:t>d</m:t>
        </m:r>
        <m:rad>
          <m:radPr>
            <m:degHide m:val="on"/>
          </m:radPr>
          <m:deg/>
          <m:e>
            <m:sSub>
              <m:e>
                <m:r>
                  <m:t>ε</m:t>
                </m:r>
              </m:e>
              <m:sub>
                <m:r>
                  <m:t>r</m:t>
                </m:r>
              </m:sub>
            </m:sSub>
          </m:e>
        </m:rad>
        <m:r>
          <m:rPr>
            <m:sty m:val="p"/>
          </m:rPr>
          <m:t>/</m:t>
        </m:r>
        <m:r>
          <m:t>c</m:t>
        </m:r>
      </m:oMath>
      <w:r>
        <w:t>, so depth follows from timing.</w:t>
      </w:r>
      <w:r>
        <w:rPr>
          <w:rStyle w:val="FootnoteReference"/>
          <w:vertAlign w:val="superscript"/>
        </w:rPr>
        <w:footnoteReference w:id="9"/>
      </w:r>
    </w:p>
    <m:oMathPara>
      <m:oMathParaPr>
        <m:jc m:val="center"/>
      </m:oMathParaPr>
      <m:oMath>
        <m:sSub>
          <m:e>
            <m:r>
              <m:t>P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P</m:t>
                </m:r>
              </m:e>
              <m:sub>
                <m:r>
                  <m:t>t</m:t>
                </m:r>
              </m:sub>
            </m:sSub>
            <m:sSup>
              <m:e>
                <m:r>
                  <m:t>G</m:t>
                </m:r>
              </m:e>
              <m:sup>
                <m:r>
                  <m:t>2</m:t>
                </m:r>
              </m:sup>
            </m:sSup>
            <m:sSup>
              <m:e>
                <m:r>
                  <m:t>λ</m:t>
                </m:r>
              </m:e>
              <m:sup>
                <m:r>
                  <m:t>2</m:t>
                </m:r>
              </m:sup>
            </m:sSup>
            <m:r>
              <m:t>σ</m:t>
            </m:r>
          </m:num>
          <m:den>
            <m:r>
              <m:rPr>
                <m:sty m:val="p"/>
              </m:rPr>
              <m:t>(</m:t>
            </m:r>
            <m:r>
              <m:t>4</m:t>
            </m:r>
            <m:r>
              <m:t>π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  <m:sSup>
              <m:e>
                <m:r>
                  <m:t>R</m:t>
                </m:r>
              </m:e>
              <m:sup>
                <m:r>
                  <m:t>4</m:t>
                </m:r>
              </m:sup>
            </m:sSup>
          </m:den>
        </m:f>
      </m:oMath>
    </m:oMathPara>
    <m:oMathPara>
      <m:oMathParaPr>
        <m:jc m:val="center"/>
      </m:oMathParaPr>
      <m:oMath>
        <m:r>
          <m:rPr>
            <m:sty m:val="p"/>
          </m:rPr>
          <m:t>∇</m:t>
        </m:r>
        <m:r>
          <m:rPr>
            <m:sty m:val="p"/>
          </m:rPr>
          <m:t>×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rPr>
                <m:sty m:val="bi"/>
              </m:rPr>
              <m:t>B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rPr>
            <m:sty m:val="p"/>
          </m:rPr>
          <m:t>,</m:t>
        </m:r>
        <m:r>
          <m:t/>
        </m:r>
        <m:r>
          <m:rPr>
            <m:sty m:val="p"/>
          </m:rPr>
          <m:t>∇</m:t>
        </m:r>
        <m:r>
          <m:rPr>
            <m:sty m:val="p"/>
          </m:rPr>
          <m:t>⋅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t>ρ</m:t>
        </m:r>
      </m:oMath>
    </m:oMathPara>
    <w:p w14:paraId="00000005">
      <w:pPr>
        <w:pStyle w:val="FirstParagraph"/>
      </w:pPr>
      <w:ins w:id="1" w:author="Advisor" w:authorEmail="" w:date="2026-10-01T10:00:00Z">
        <w:r>
          <w:t>An advisor’s inserted sentence.</w:t>
        </w:r>
      </w:ins>
      <w:r>
        <w:t xml:space="preserve"> </w:t>
      </w:r>
      <w:del w:id="1" w:author="Advisor" w:authorEmail="" w:date="2026-10-01T10:00:00Z">
        <w:r>
          <w:delText>This old sentence was removed.</w:delText>
        </w:r>
      </w:del>
    </w:p>
    <w:p w14:paraId="00000006">
      <w:pPr>
        <w:pStyle w:val="BodyText"/>
      </w:pPr>
      <w:commentRangeStart w:id="0"/>
      <w:r>
        <w:t>The loss tangent is about 0.01.</w:t>
      </w:r>
      <w:commentRangeEnd w:id="0"/>
      <w:r>
        <w:commentReference w:id="0"/>
      </w:r>
    </w:p>
    <w:p w14:paraId="00000007">
      <w:pPr>
        <w:pStyle w:val="TableCaption"/>
      </w:pPr>
      <w:r>
        <w:t>Table 1. Example bands.</w:t>
      </w:r>
    </w:p>
    <w:tbl>
      <w:tblPr>
        <w:tblStyle w:val="Table"/>
        <w:tblW w:w="0" w:type="auto"/>
        <w:tblLook w:firstColumn="0" w:firstRow="1" w:lastColumn="0" w:lastRow="0" w:noHBand="0" w:noVBand="0" w:val="0020"/>
        <w:tblCaption w:val="Table 1. Example bands.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0"/>
        <w:gridCol w:w="2640"/>
        <w:gridCol w:w="2640"/>
      </w:tblGrid>
      <w:tr w14:paraId="00000008">
        <w:trPr>
          <w:hidden w:val="0"/>
          <w:tblHeader/>
        </w:trPr>
        <w:tc>
          <w:tcPr>
            <w:tcW w:w="2640" w:type="dxa"/>
          </w:tcPr>
          <w:p w14:paraId="00000009">
            <w:pPr>
              <w:pStyle w:val="Compact"/>
            </w:pPr>
            <w:r>
              <w:t>Band</w:t>
            </w:r>
          </w:p>
        </w:tc>
        <w:tc>
          <w:tcPr>
            <w:tcW w:w="2640" w:type="dxa"/>
          </w:tcPr>
          <w:p w14:paraId="0000000A">
            <w:pPr>
              <w:pStyle w:val="Compact"/>
              <w:jc w:val="right"/>
            </w:pPr>
            <w:r>
              <w:t>Range (MHz)</w:t>
            </w:r>
          </w:p>
        </w:tc>
        <w:tc>
          <w:tcPr>
            <w:tcW w:w="2640" w:type="dxa"/>
          </w:tcPr>
          <w:p w14:paraId="0000000B">
            <w:pPr>
              <w:pStyle w:val="Compact"/>
              <w:jc w:val="right"/>
            </w:pPr>
            <w:r>
              <w:t>Resolution (cm)</w:t>
            </w:r>
          </w:p>
        </w:tc>
      </w:tr>
      <w:tr w14:paraId="0000000C">
        <w:tc>
          <w:tcPr>
            <w:tcW w:w="2640" w:type="dxa"/>
          </w:tcPr>
          <w:p w14:paraId="0000000D">
            <w:pPr>
              <w:pStyle w:val="Compact"/>
            </w:pPr>
            <w:r>
              <w:t>Low</w:t>
            </w:r>
          </w:p>
        </w:tc>
        <w:tc>
          <w:tcPr>
            <w:tcW w:w="2640" w:type="dxa"/>
          </w:tcPr>
          <w:p w14:paraId="0000000E">
            <w:pPr>
              <w:pStyle w:val="Compact"/>
              <w:jc w:val="right"/>
            </w:pPr>
            <w:r>
              <w:t>200–400</w:t>
            </w:r>
          </w:p>
        </w:tc>
        <w:tc>
          <w:tcPr>
            <w:tcW w:w="2640" w:type="dxa"/>
          </w:tcPr>
          <w:p w14:paraId="0000000F">
            <w:pPr>
              <w:pStyle w:val="Compact"/>
              <w:jc w:val="right"/>
            </w:pPr>
            <w:r>
              <w:t>25</w:t>
            </w:r>
          </w:p>
        </w:tc>
      </w:tr>
      <w:tr w14:paraId="00000010">
        <w:tc>
          <w:tcPr>
            <w:tcW w:w="2640" w:type="dxa"/>
          </w:tcPr>
          <w:p w14:paraId="00000011">
            <w:pPr>
              <w:pStyle w:val="Compact"/>
            </w:pPr>
            <w:r>
              <w:t>High</w:t>
            </w:r>
          </w:p>
        </w:tc>
        <w:tc>
          <w:tcPr>
            <w:tcW w:w="2640" w:type="dxa"/>
          </w:tcPr>
          <w:p w14:paraId="00000012">
            <w:pPr>
              <w:pStyle w:val="Compact"/>
              <w:jc w:val="right"/>
            </w:pPr>
            <w:r>
              <w:t>400–1000</w:t>
            </w:r>
          </w:p>
        </w:tc>
        <w:tc>
          <w:tcPr>
            <w:tcW w:w="2640" w:type="dxa"/>
          </w:tcPr>
          <w:p w14:paraId="00000013">
            <w:pPr>
              <w:pStyle w:val="Compact"/>
              <w:jc w:val="right"/>
            </w:pPr>
            <w:r>
              <w:t>10</w:t>
            </w:r>
          </w:p>
        </w:tc>
      </w:tr>
    </w:tbl>
    <w:p w14:paraId="00000014">
      <w:pPr>
        <w:pStyle w:val="CaptionedFigure"/>
      </w:pPr>
      <w:r>
        <w:drawing>
          <wp:inline>
            <wp:extent cx="1524000" cy="762000"/>
            <wp:effectExtent b="0" l="0" r="0" t="0"/>
            <wp:docPr descr="Figure 1. A test image." title="" id="11" name="Picture"/>
            <a:graphic>
              <a:graphicData uri="http://schemas.openxmlformats.org/drawingml/2006/picture">
                <pic:pic>
                  <pic:nvPicPr>
                    <pic:cNvPr descr="figure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76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  <wp:cNvGraphicFramePr>
              <a:graphicFrameLocks xmlns:a="http://schemas.openxmlformats.org/drawingml/2006/main" noChangeAspect="1"/>
            </wp:cNvGraphicFramePr>
          </wp:inline>
        </w:drawing>
      </w:r>
    </w:p>
    <w:p w14:paraId="00000015">
      <w:pPr>
        <w:pStyle w:val="ImageCaption"/>
      </w:pPr>
      <w:r>
        <w:t>Figure 1. A test image.</w:t>
      </w:r>
    </w:p>
    <w:bookmarkEnd w:id="13"/>
    <w:bookmarkStart w:id="15" w:name="second-section"/>
    <w:p w14:paraId="00000016">
      <w:pPr>
        <w:pStyle w:val="Heading1"/>
      </w:pPr>
      <w:r>
        <w:t>Second section</w:t>
      </w:r>
    </w:p>
    <w:p w14:paraId="00000017">
      <w:pPr>
        <w:pStyle w:val="FirstParagraph"/>
      </w:pPr>
      <w:r>
        <w:t>A second footnote.</w:t>
      </w:r>
      <w:r>
        <w:rPr>
          <w:rStyle w:val="FootnoteReference"/>
          <w:vertAlign w:val="superscript"/>
        </w:rPr>
        <w:footnoteReference w:id="14"/>
      </w:r>
      <w:r>
        <w:t xml:space="preserve"> </w:t>
      </w:r>
      <w:r>
        <w:t>Inline matrix: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>.</w:t>
      </w:r>
    </w:p>
    <w:bookmarkEnd w:id="15"/>
    <w:sectPr>
      <w:footnotePr>
        <w:numRestart w:val="eachSect"/>
      </w:footnote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xmlns:custom="http://schemas.openxmlformats.org/wordprocessingml/2006/main" w:id="0" w:author="Advisor" w:date="2026-10-01T10:00:00Z" w:initials="A" custom:internalId="imported-7dfb8c29" custom:trackedChange="false" custom:trackedChangeText="null" custom:trackedChangeType="null" custom:trackedChangeDisplayType="null" custom:trackedDeletedText="null">
    <w:p w14:paraId="798AA48F">
      <w:r>
        <w:rPr>
          <w:rStyle w:val="CommentReference"/>
        </w:rPr>
        <w:annotationRef/>
      </w:r>
      <w:pPr>
        <w:pStyle w:val="CommentText"/>
      </w:pPr>
      <w:r>
        <w:rPr>
          <w:rStyle w:val="CommentReference"/>
        </w:rPr>
        <w:annotationRef/>
      </w:r>
      <w:r>
        <w:t>Check this value against Table 1.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98AA48F" w15:done="0"/>
</w15:commentsEx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9">
    <w:p>
      <w:pPr>
        <w:pStyle w:val="FootnoteText"/>
      </w:pPr>
      <w:r>
        <w:rPr>
          <w:rStyle w:val="FootnoteReference"/>
          <w:vertAlign w:val="superscript"/>
        </w:rPr>
        <w:footnoteRef/>
      </w:r>
      <w:r>
        <w:rPr>
          <w:rStyle w:val="FootnoteReference"/>
        </w:rPr>
      </w:r>
      <w:r>
        <w:t xml:space="preserve"> </w:t>
      </w:r>
      <w:r>
        <w:t>A footnote with math:</w:t>
      </w:r>
      <w:r>
        <w:t xml:space="preserve"> </w:t>
      </w:r>
      <m:oMath>
        <m:sSub>
          <m:e>
            <m:r>
              <m:t>ε</m:t>
            </m:r>
          </m:e>
          <m:sub>
            <m:r>
              <m:t>r</m:t>
            </m:r>
          </m:sub>
        </m:sSub>
        <m:r>
          <m:rPr>
            <m:sty m:val="p"/>
          </m:rPr>
          <m:t>≈</m:t>
        </m:r>
        <m:r>
          <m:t>3</m:t>
        </m:r>
      </m:oMath>
      <w:r>
        <w:t>.</w:t>
      </w:r>
    </w:p>
  </w:footnote>
  <w:footnote w:id="14">
    <w:p>
      <w:pPr>
        <w:pStyle w:val="FootnoteText"/>
      </w:pPr>
      <w:r>
        <w:rPr>
          <w:rStyle w:val="FootnoteReference"/>
          <w:vertAlign w:val="superscript"/>
        </w:rPr>
        <w:footnoteRef/>
      </w:r>
      <w:r>
        <w:rPr>
          <w:rStyle w:val="FootnoteReference"/>
        </w:rPr>
      </w:r>
      <w:r>
        <w:t xml:space="preserve"> </w:t>
      </w:r>
      <w:r>
        <w:t>Plain footnote.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/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Id="rId11" Type="http://schemas.microsoft.com/office/2011/relationships/commentsExtended" Target="commentsExtended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57</Words>
  <SharedDoc>false</SharedDoc>
  <HyperlinksChanged>false</HyperlinksChanged>
  <Lines>12</Lines>
  <AppVersion>12.0000</AppVersion>
  <LinksUpToDate>false</LinksUpToDate>
  <Application>Microsoft Word 12.0.0</Application>
  <CharactersWithSpaces>320</CharactersWithSpaces>
  <Template>Normal.dotm</Template>
  <DocSecurity>0</DocSecurity>
  <TotalTime>6</TotalTime>
  <ScaleCrop>false</ScaleCrop>
  <Characters>281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Spike test document</dc:title>
  <dc:creator/>
  <cp:keywords/>
  <dcterms:created xsi:type="dcterms:W3CDTF">2026-10-17T14:28:12Z</dcterms:created>
  <dcterms:modified xsi:type="dcterms:W3CDTF">2026-10-17T14:28:12Z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1.47.2</vt:lpwstr>
  </property>
  <property name="SuperdocDocumentOrigin" fmtid="{D5CDD505-2E9C-101B-9397-08002B2CF9AE}" pid="3">
    <vt:lpwstr>google-docs</vt:lpwstr>
  </property>
  <property name="DocumentGuid" fmtid="{D5CDD505-2E9C-101B-9397-08002B2CF9AE}" pid="4">
    <vt:lpwstr>ee572883-4b31-4712-b6c6-843344e42a11</vt:lpwstr>
  </property>
</Properties>
</file>