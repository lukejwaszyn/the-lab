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Spike test document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" w:name="radar-basics"/>
    <w:p>
      <w:pPr>
        <w:pStyle w:val="Heading1"/>
      </w:pPr>
      <w:r>
        <w:t xml:space="preserve">Radar basics</w:t>
      </w:r>
    </w:p>
    <w:p>
      <w:pPr>
        <w:pStyle w:val="FirstParagraph"/>
      </w:pPr>
      <w:r>
        <w:t xml:space="preserve">The two-way travel time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  <m:r>
          <m:t>d</m:t>
        </m:r>
        <m:rad>
          <m:radPr>
            <m:degHide m:val="on"/>
          </m:radPr>
          <m:deg/>
          <m:e>
            <m:sSub>
              <m:e>
                <m:r>
                  <m:t>ε</m:t>
                </m:r>
              </m:e>
              <m:sub>
                <m:r>
                  <m:t>r</m:t>
                </m:r>
              </m:sub>
            </m:sSub>
          </m:e>
        </m:rad>
        <m:r>
          <m:rPr>
            <m:sty m:val="p"/>
          </m:rPr>
          <m:t>/</m:t>
        </m:r>
        <m:r>
          <m:t>c</m:t>
        </m:r>
      </m:oMath>
      <w:r>
        <w:t xml:space="preserve">, so depth follows from timing.</w:t>
      </w:r>
      <w:r>
        <w:rPr>
          <w:rStyle w:val="FootnoteReference"/>
        </w:rPr>
        <w:footnoteReference w:id="9"/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  <m:sSup>
                <m:e>
                  <m:r>
                    <m:t>G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t>σ</m:t>
              </m:r>
            </m:num>
            <m:den>
              <m:r>
                <m:rPr>
                  <m:sty m:val="p"/>
                </m:rPr>
                <m:t>(</m:t>
              </m:r>
              <m:r>
                <m:t>4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R</m:t>
                  </m:r>
                </m:e>
                <m:sup>
                  <m:r>
                    <m:t>4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×</m:t>
          </m:r>
          <m:r>
            <m:rPr>
              <m:sty m:val="bi"/>
            </m:rP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B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r>
            <m:t>ρ</m:t>
          </m:r>
        </m:oMath>
      </m:oMathPara>
    </w:p>
    <w:p>
      <w:pPr>
        <w:pStyle w:val="FirstParagraph"/>
      </w:pPr>
      <w:ins w:id="1" w:author="Advisor" w:date="2026-10-01T10:00:00Z">
        <w:r>
          <w:t xml:space="preserve">An advisor’s inserted sentence.</w:t>
        </w:r>
      </w:ins>
      <w:r>
        <w:t xml:space="preserve"> </w:t>
      </w:r>
      <w:del w:id="1" w:author="Advisor" w:date="2026-10-01T10:00:00Z">
        <w:r>
          <w:delText xml:space="preserve">This old sentence was removed.</w:delText>
        </w:r>
      </w:del>
    </w:p>
    <w:p>
      <w:pPr>
        <w:pStyle w:val="BodyText"/>
      </w:pPr>
      <w:commentRangeStart w:id="0"/>
      <w:r>
        <w:t xml:space="preserve">The loss tangent is about 0.01.</w:t>
      </w:r>
      <w:commentRangeEnd w:id="0"/>
      <w:r>
        <w:rPr>
          <w:rStyle w:val="CommentReference"/>
        </w:rPr>
        <w:commentReference w:id="0"/>
      </w:r>
    </w:p>
    <w:p>
      <w:pPr>
        <w:pStyle w:val="TableCaption"/>
      </w:pPr>
      <w:r>
        <w:t xml:space="preserve">Table 1. Example bands.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. Example band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Range (MHz)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Resolution (cm)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200–400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400–1000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</w:tbl>
    <w:p>
      <w:pPr>
        <w:pStyle w:val="CaptionedFigure"/>
      </w:pPr>
      <w:r>
        <w:drawing>
          <wp:inline>
            <wp:extent cx="1524000" cy="762000"/>
            <wp:effectExtent b="0" l="0" r="0" t="0"/>
            <wp:docPr descr="Figure 1. A test image." title="" id="11" name="Picture"/>
            <a:graphic>
              <a:graphicData uri="http://schemas.openxmlformats.org/drawingml/2006/picture">
                <pic:pic>
                  <pic:nvPicPr>
                    <pic:cNvPr descr="figure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A test image.</w:t>
      </w:r>
    </w:p>
    <w:bookmarkEnd w:id="13"/>
    <w:bookmarkStart w:id="15" w:name="second-section"/>
    <w:p>
      <w:pPr>
        <w:pStyle w:val="Heading1"/>
      </w:pPr>
      <w:r>
        <w:t xml:space="preserve">Second section</w:t>
      </w:r>
    </w:p>
    <w:p>
      <w:pPr>
        <w:pStyle w:val="FirstParagraph"/>
      </w:pPr>
      <w:r>
        <w:t xml:space="preserve">A second footnote.</w:t>
      </w:r>
      <w:r>
        <w:rPr>
          <w:rStyle w:val="FootnoteReference"/>
        </w:rPr>
        <w:footnoteReference w:id="14"/>
      </w:r>
      <w:r>
        <w:t xml:space="preserve"> </w:t>
      </w:r>
      <w:r>
        <w:t xml:space="preserve">Inline matrix: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comment w:id="0" w:author="Advisor" w:date="2026-10-01T10:00:00Z">
    <w:p>
      <w:pPr>
        <w:pStyle w:val="CommentText"/>
      </w:pPr>
      <w:r>
        <w:rPr>
          <w:rStyle w:val="CommentReference"/>
        </w:rPr>
        <w:annotationRef/>
      </w:r>
      <w:r>
        <w:t xml:space="preserve">Check this value against Table 1.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footnote with math:</w:t>
      </w:r>
      <w:r>
        <w:t xml:space="preserve"> </w:t>
      </w:r>
      <m:oMath>
        <m:sSub>
          <m:e>
            <m:r>
              <m:t>ε</m:t>
            </m:r>
          </m:e>
          <m:sub>
            <m:r>
              <m:t>r</m:t>
            </m:r>
          </m:sub>
        </m:sSub>
        <m:r>
          <m:rPr>
            <m:sty m:val="p"/>
          </m:rPr>
          <m:t>≈</m:t>
        </m:r>
        <m:r>
          <m:t>3</m:t>
        </m:r>
      </m:oMath>
      <w:r>
        <w:t xml:space="preserve">.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Plain footnote.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Spike test document</dc:title>
  <dc:creator/>
  <cp:keywords/>
  <dcterms:created xsi:type="dcterms:W3CDTF">2026-10-17T14:28:12Z</dcterms:created>
  <dcterms:modified xsi:type="dcterms:W3CDTF">2026-10-17T14:28:12Z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